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right"/>
        <w:rPr>
          <w:rFonts w:ascii="Tahoma" w:cs="Tahoma" w:eastAsia="Tahoma" w:hAnsi="Tahoma"/>
          <w:b w:val="1"/>
          <w:i w:val="0"/>
          <w:smallCaps w:val="1"/>
          <w:strike w:val="0"/>
          <w:sz w:val="64"/>
          <w:szCs w:val="64"/>
          <w:u w:val="none"/>
          <w:shd w:fill="auto" w:val="clear"/>
          <w:vertAlign w:val="baseline"/>
        </w:rPr>
      </w:pPr>
      <w:r w:rsidDel="00000000" w:rsidR="00000000" w:rsidRPr="00000000">
        <w:rPr>
          <w:rFonts w:ascii="Tahoma" w:cs="Tahoma" w:eastAsia="Tahoma" w:hAnsi="Tahoma"/>
          <w:b w:val="1"/>
          <w:i w:val="0"/>
          <w:smallCaps w:val="1"/>
          <w:strike w:val="0"/>
          <w:sz w:val="64"/>
          <w:szCs w:val="64"/>
          <w:u w:val="none"/>
          <w:shd w:fill="auto" w:val="clear"/>
          <w:vertAlign w:val="baseline"/>
          <w:rtl w:val="0"/>
        </w:rPr>
        <w:t xml:space="preserve">Joshua Marius Romea</w:t>
      </w:r>
    </w:p>
    <w:p w:rsidR="00000000" w:rsidDel="00000000" w:rsidP="00000000" w:rsidRDefault="00000000" w:rsidRPr="00000000" w14:paraId="00000002">
      <w:pPr>
        <w:keepNext w:val="0"/>
        <w:keepLines w:val="0"/>
        <w:widowControl w:val="1"/>
        <w:pBdr>
          <w:top w:color="000000" w:space="0" w:sz="0" w:val="none"/>
          <w:left w:color="000000" w:space="0" w:sz="0" w:val="none"/>
          <w:bottom w:color="000000" w:space="6" w:sz="0" w:val="none"/>
          <w:right w:color="000000" w:space="0" w:sz="0" w:val="none"/>
          <w:between w:space="0" w:sz="0" w:val="nil"/>
        </w:pBdr>
        <w:shd w:fill="auto" w:val="clear"/>
        <w:spacing w:after="300" w:before="240" w:line="240" w:lineRule="auto"/>
        <w:ind w:left="0" w:right="0" w:firstLine="0"/>
        <w:jc w:val="right"/>
        <w:rPr>
          <w:rFonts w:ascii="Tahoma" w:cs="Tahoma" w:eastAsia="Tahoma" w:hAnsi="Tahoma"/>
          <w:b w:val="0"/>
          <w:i w:val="0"/>
          <w:smallCaps w:val="0"/>
          <w:strike w:val="0"/>
          <w:sz w:val="22"/>
          <w:szCs w:val="22"/>
          <w:u w:val="none"/>
          <w:shd w:fill="auto" w:val="clear"/>
          <w:vertAlign w:val="baseline"/>
        </w:rPr>
      </w:pPr>
      <w:r w:rsidDel="00000000" w:rsidR="00000000" w:rsidRPr="00000000">
        <w:rPr>
          <w:rFonts w:ascii="Tahoma" w:cs="Tahoma" w:eastAsia="Tahoma" w:hAnsi="Tahoma"/>
          <w:b w:val="0"/>
          <w:i w:val="0"/>
          <w:smallCaps w:val="0"/>
          <w:strike w:val="0"/>
          <w:sz w:val="22"/>
          <w:szCs w:val="22"/>
          <w:u w:val="none"/>
          <w:shd w:fill="auto" w:val="clear"/>
          <w:vertAlign w:val="baseline"/>
          <w:rtl w:val="0"/>
        </w:rPr>
        <w:t xml:space="preserve">Tucson, AZ | (520) 241-2573 | josh.romea@gmail.com</w:t>
      </w: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pBdr>
        <w:ind w:left="200" w:right="0"/>
        <w:jc w:val="center"/>
        <w:rPr>
          <w:rFonts w:ascii="Tahoma" w:cs="Tahoma" w:eastAsia="Tahoma" w:hAnsi="Tahoma"/>
          <w:sz w:val="24"/>
          <w:szCs w:val="24"/>
          <w:vertAlign w:val="baseline"/>
        </w:rPr>
      </w:pPr>
      <w:hyperlink r:id="rId7">
        <w:r w:rsidDel="00000000" w:rsidR="00000000" w:rsidRPr="00000000">
          <w:rPr>
            <w:rFonts w:ascii="Tahoma" w:cs="Tahoma" w:eastAsia="Tahoma" w:hAnsi="Tahoma"/>
            <w:sz w:val="24"/>
            <w:szCs w:val="24"/>
            <w:u w:val="single"/>
            <w:vertAlign w:val="baseline"/>
            <w:rtl w:val="0"/>
          </w:rPr>
          <w:t xml:space="preserve">https://joshromea.github.io/Bootstrap-Portfolio/</w:t>
        </w:r>
      </w:hyperlink>
      <w:r w:rsidDel="00000000" w:rsidR="00000000" w:rsidRPr="00000000">
        <w:rPr>
          <w:rFonts w:ascii="Tahoma" w:cs="Tahoma" w:eastAsia="Tahoma" w:hAnsi="Tahoma"/>
          <w:rtl w:val="0"/>
        </w:rPr>
        <w:t xml:space="preserve">    </w:t>
      </w:r>
      <w:r w:rsidDel="00000000" w:rsidR="00000000" w:rsidRPr="00000000">
        <w:rPr>
          <w:rFonts w:ascii="Tahoma" w:cs="Tahoma" w:eastAsia="Tahoma" w:hAnsi="Tahoma"/>
          <w:vertAlign w:val="baseline"/>
          <w:rtl w:val="0"/>
        </w:rPr>
        <w:t xml:space="preserve"> </w:t>
      </w:r>
      <w:r w:rsidDel="00000000" w:rsidR="00000000" w:rsidRPr="00000000">
        <w:rPr>
          <w:rFonts w:ascii="Tahoma" w:cs="Tahoma" w:eastAsia="Tahoma" w:hAnsi="Tahoma"/>
          <w:rtl w:val="0"/>
        </w:rPr>
        <w:t xml:space="preserve"> </w:t>
      </w:r>
      <w:hyperlink r:id="rId8">
        <w:r w:rsidDel="00000000" w:rsidR="00000000" w:rsidRPr="00000000">
          <w:rPr>
            <w:rFonts w:ascii="Tahoma" w:cs="Tahoma" w:eastAsia="Tahoma" w:hAnsi="Tahoma"/>
            <w:sz w:val="24"/>
            <w:szCs w:val="24"/>
            <w:u w:val="single"/>
            <w:vertAlign w:val="baseline"/>
            <w:rtl w:val="0"/>
          </w:rPr>
          <w:t xml:space="preserve">https://github.com/joshromea</w:t>
        </w:r>
      </w:hyperlink>
      <w:r w:rsidDel="00000000" w:rsidR="00000000" w:rsidRPr="00000000">
        <w:rPr>
          <w:rFonts w:ascii="Tahoma" w:cs="Tahoma" w:eastAsia="Tahoma" w:hAnsi="Tahoma"/>
          <w:u w:val="single"/>
          <w:rtl w:val="0"/>
        </w:rPr>
        <w:t xml:space="preserve"> </w:t>
      </w:r>
      <w:r w:rsidDel="00000000" w:rsidR="00000000" w:rsidRPr="00000000">
        <w:rPr>
          <w:rFonts w:ascii="Tahoma" w:cs="Tahoma" w:eastAsia="Tahoma" w:hAnsi="Tahoma"/>
          <w:rtl w:val="0"/>
        </w:rPr>
        <w:t xml:space="preserve">   </w:t>
      </w:r>
      <w:r w:rsidDel="00000000" w:rsidR="00000000" w:rsidRPr="00000000">
        <w:rPr>
          <w:rtl w:val="0"/>
        </w:rPr>
      </w:r>
    </w:p>
    <w:p w:rsidR="00000000" w:rsidDel="00000000" w:rsidP="00000000" w:rsidRDefault="00000000" w:rsidRPr="00000000" w14:paraId="00000004">
      <w:pPr>
        <w:keepNext w:val="0"/>
        <w:keepLines w:val="0"/>
        <w:widowControl w:val="1"/>
        <w:pBdr>
          <w:top w:color="000000" w:space="0" w:sz="0" w:val="none"/>
          <w:left w:color="000000" w:space="0" w:sz="0" w:val="none"/>
          <w:bottom w:color="000000" w:space="0" w:sz="0" w:val="none"/>
          <w:right w:color="000000" w:space="0" w:sz="0" w:val="none"/>
          <w:between w:space="0" w:sz="0" w:val="nil"/>
        </w:pBdr>
        <w:shd w:fill="auto" w:val="clear"/>
        <w:spacing w:after="140" w:before="300" w:line="240" w:lineRule="auto"/>
        <w:ind w:left="0" w:right="0" w:firstLine="0"/>
        <w:jc w:val="left"/>
        <w:rPr>
          <w:rFonts w:ascii="Tahoma" w:cs="Tahoma" w:eastAsia="Tahoma" w:hAnsi="Tahoma"/>
          <w:b w:val="1"/>
          <w:i w:val="0"/>
          <w:smallCaps w:val="0"/>
          <w:strike w:val="0"/>
          <w:sz w:val="28"/>
          <w:szCs w:val="28"/>
          <w:u w:val="none"/>
          <w:shd w:fill="auto" w:val="clear"/>
          <w:vertAlign w:val="baseline"/>
        </w:rPr>
      </w:pPr>
      <w:r w:rsidDel="00000000" w:rsidR="00000000" w:rsidRPr="00000000">
        <w:rPr>
          <w:rFonts w:ascii="Tahoma" w:cs="Tahoma" w:eastAsia="Tahoma" w:hAnsi="Tahoma"/>
          <w:b w:val="1"/>
          <w:i w:val="0"/>
          <w:smallCaps w:val="0"/>
          <w:strike w:val="0"/>
          <w:sz w:val="28"/>
          <w:szCs w:val="28"/>
          <w:u w:val="none"/>
          <w:shd w:fill="auto" w:val="clear"/>
          <w:vertAlign w:val="baseline"/>
          <w:rtl w:val="0"/>
        </w:rPr>
        <w:t xml:space="preserve">Professional Summary</w:t>
      </w:r>
    </w:p>
    <w:p w:rsidR="00000000" w:rsidDel="00000000" w:rsidP="00000000" w:rsidRDefault="00000000" w:rsidRPr="00000000" w14:paraId="00000005">
      <w:pPr>
        <w:keepNext w:val="0"/>
        <w:keepLines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ahoma" w:cs="Tahoma" w:eastAsia="Tahoma" w:hAnsi="Tahoma"/>
          <w:b w:val="0"/>
          <w:i w:val="0"/>
          <w:smallCaps w:val="0"/>
          <w:strike w:val="0"/>
          <w:sz w:val="24"/>
          <w:szCs w:val="24"/>
          <w:u w:val="none"/>
          <w:shd w:fill="auto" w:val="clear"/>
          <w:vertAlign w:val="baseline"/>
        </w:rPr>
      </w:pP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Talented Computer Programmer able to deliver error-free code on tight deadlines. Comfortable with Agile frameworks and working either alone or as part of a team. </w:t>
      </w:r>
      <w:r w:rsidDel="00000000" w:rsidR="00000000" w:rsidRPr="00000000">
        <w:rPr>
          <w:rFonts w:ascii="Tahoma" w:cs="Tahoma" w:eastAsia="Tahoma" w:hAnsi="Tahoma"/>
          <w:rtl w:val="0"/>
        </w:rPr>
        <w:t xml:space="preserve">Prepared to take on</w:t>
      </w:r>
      <w:ins w:author="Zoë Gonzales" w:id="0" w:date="2019-01-15T21:42:16Z">
        <w:commentRangeStart w:id="0"/>
        <w:r w:rsidDel="00000000" w:rsidR="00000000" w:rsidRPr="00000000">
          <w:rPr>
            <w:rFonts w:ascii="Tahoma" w:cs="Tahoma" w:eastAsia="Tahoma" w:hAnsi="Tahoma"/>
            <w:rtl w:val="0"/>
            <w:rPrChange w:author="Zoë Gonzales" w:id="1" w:date="2019-01-15T21:42:16Z">
              <w:rPr>
                <w:rFonts w:ascii="Tahoma" w:cs="Tahoma" w:eastAsia="Tahoma" w:hAnsi="Tahoma"/>
                <w:b w:val="0"/>
                <w:i w:val="0"/>
                <w:smallCaps w:val="0"/>
                <w:strike w:val="0"/>
                <w:sz w:val="24"/>
                <w:szCs w:val="24"/>
                <w:u w:val="none"/>
                <w:shd w:fill="auto" w:val="clear"/>
                <w:vertAlign w:val="baseline"/>
              </w:rPr>
            </w:rPrChange>
          </w:rPr>
          <w:t xml:space="preserve"> </w:t>
        </w:r>
      </w:ins>
      <w:r w:rsidDel="00000000" w:rsidR="00000000" w:rsidRPr="00000000">
        <w:rPr>
          <w:rFonts w:ascii="Tahoma" w:cs="Tahoma" w:eastAsia="Tahoma" w:hAnsi="Tahoma"/>
          <w:rtl w:val="0"/>
        </w:rPr>
        <w:t xml:space="preserve"> challenges in a timely matter</w:t>
      </w: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 and grow as a developer.</w:t>
      </w:r>
    </w:p>
    <w:p w:rsidR="00000000" w:rsidDel="00000000" w:rsidP="00000000" w:rsidRDefault="00000000" w:rsidRPr="00000000" w14:paraId="00000006">
      <w:pPr>
        <w:keepNext w:val="0"/>
        <w:keepLines w:val="0"/>
        <w:widowControl w:val="1"/>
        <w:pBdr>
          <w:top w:color="000000" w:space="0" w:sz="0" w:val="none"/>
          <w:left w:color="000000" w:space="0" w:sz="0" w:val="none"/>
          <w:bottom w:color="000000" w:space="0" w:sz="0" w:val="none"/>
          <w:right w:color="000000" w:space="0" w:sz="0" w:val="none"/>
          <w:between w:space="0" w:sz="0" w:val="nil"/>
        </w:pBdr>
        <w:shd w:fill="auto" w:val="clear"/>
        <w:spacing w:after="140" w:before="300" w:line="240" w:lineRule="auto"/>
        <w:ind w:left="0" w:right="0" w:firstLine="0"/>
        <w:jc w:val="left"/>
        <w:rPr>
          <w:rFonts w:ascii="Tahoma" w:cs="Tahoma" w:eastAsia="Tahoma" w:hAnsi="Tahoma"/>
          <w:b w:val="1"/>
          <w:i w:val="0"/>
          <w:smallCaps w:val="0"/>
          <w:strike w:val="0"/>
          <w:sz w:val="28"/>
          <w:szCs w:val="28"/>
          <w:u w:val="none"/>
          <w:shd w:fill="auto" w:val="clear"/>
          <w:vertAlign w:val="baseline"/>
        </w:rPr>
      </w:pPr>
      <w:commentRangeEnd w:id="0"/>
      <w:r w:rsidDel="00000000" w:rsidR="00000000" w:rsidRPr="00000000">
        <w:commentReference w:id="0"/>
      </w:r>
      <w:r w:rsidDel="00000000" w:rsidR="00000000" w:rsidRPr="00000000">
        <w:rPr>
          <w:rFonts w:ascii="Tahoma" w:cs="Tahoma" w:eastAsia="Tahoma" w:hAnsi="Tahoma"/>
          <w:b w:val="1"/>
          <w:sz w:val="28"/>
          <w:szCs w:val="28"/>
          <w:rtl w:val="0"/>
        </w:rPr>
        <w:t xml:space="preserve">Technical</w:t>
      </w:r>
      <w:ins w:author="Zoë Gonzales" w:id="2" w:date="2019-01-15T21:43:28Z">
        <w:commentRangeStart w:id="1"/>
        <w:commentRangeStart w:id="2"/>
        <w:r w:rsidDel="00000000" w:rsidR="00000000" w:rsidRPr="00000000">
          <w:rPr>
            <w:rFonts w:ascii="Tahoma" w:cs="Tahoma" w:eastAsia="Tahoma" w:hAnsi="Tahoma"/>
            <w:b w:val="1"/>
            <w:sz w:val="28"/>
            <w:szCs w:val="28"/>
            <w:rtl w:val="0"/>
            <w:rPrChange w:author="Zoë Gonzales" w:id="3" w:date="2019-01-15T21:43:28Z">
              <w:rPr>
                <w:rFonts w:ascii="Tahoma" w:cs="Tahoma" w:eastAsia="Tahoma" w:hAnsi="Tahoma"/>
                <w:b w:val="0"/>
                <w:i w:val="0"/>
                <w:smallCaps w:val="0"/>
                <w:strike w:val="0"/>
                <w:sz w:val="24"/>
                <w:szCs w:val="24"/>
                <w:u w:val="none"/>
                <w:shd w:fill="auto" w:val="clear"/>
                <w:vertAlign w:val="baseline"/>
              </w:rPr>
            </w:rPrChange>
          </w:rPr>
          <w:t xml:space="preserve"> </w:t>
        </w:r>
      </w:ins>
      <w:r w:rsidDel="00000000" w:rsidR="00000000" w:rsidRPr="00000000">
        <w:rPr>
          <w:rFonts w:ascii="Tahoma" w:cs="Tahoma" w:eastAsia="Tahoma" w:hAnsi="Tahoma"/>
          <w:b w:val="1"/>
          <w:i w:val="0"/>
          <w:smallCaps w:val="0"/>
          <w:strike w:val="0"/>
          <w:sz w:val="28"/>
          <w:szCs w:val="28"/>
          <w:u w:val="none"/>
          <w:shd w:fill="auto" w:val="clear"/>
          <w:vertAlign w:val="baseline"/>
          <w:rtl w:val="0"/>
        </w:rPr>
        <w:t xml:space="preserve">Skills</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tbl>
      <w:tblPr>
        <w:tblStyle w:val="Table1"/>
        <w:tblW w:w="9756.0" w:type="dxa"/>
        <w:jc w:val="left"/>
        <w:tblInd w:w="5.0" w:type="pct"/>
        <w:tblLayout w:type="fixed"/>
        <w:tblLook w:val="0400"/>
      </w:tblPr>
      <w:tblGrid>
        <w:gridCol w:w="4878"/>
        <w:gridCol w:w="4878"/>
        <w:tblGridChange w:id="0">
          <w:tblGrid>
            <w:gridCol w:w="4878"/>
            <w:gridCol w:w="4878"/>
          </w:tblGrid>
        </w:tblGridChange>
      </w:tblGrid>
      <w:tr>
        <w:tc>
          <w:tcPr>
            <w:tcMar>
              <w:top w:w="5.0" w:type="dxa"/>
              <w:left w:w="5.0" w:type="dxa"/>
              <w:bottom w:w="5.0" w:type="dxa"/>
              <w:right w:w="5.0" w:type="dxa"/>
            </w:tcMar>
            <w:vAlign w:val="top"/>
          </w:tcPr>
          <w:p w:rsidR="00000000" w:rsidDel="00000000" w:rsidP="00000000" w:rsidRDefault="00000000" w:rsidRPr="00000000" w14:paraId="00000007">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60" w:right="0" w:hanging="210"/>
              <w:jc w:val="left"/>
              <w:rPr>
                <w:b w:val="0"/>
                <w:i w:val="0"/>
                <w:smallCaps w:val="0"/>
                <w:strike w:val="0"/>
                <w:sz w:val="24"/>
                <w:szCs w:val="24"/>
                <w:shd w:fill="auto" w:val="clear"/>
                <w:vertAlign w:val="baseline"/>
              </w:rPr>
            </w:pP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Multi-tasking ability</w:t>
            </w:r>
          </w:p>
          <w:p w:rsidR="00000000" w:rsidDel="00000000" w:rsidP="00000000" w:rsidRDefault="00000000" w:rsidRPr="00000000" w14:paraId="00000008">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60" w:right="0" w:hanging="210"/>
              <w:jc w:val="left"/>
              <w:rPr>
                <w:b w:val="0"/>
                <w:i w:val="0"/>
                <w:smallCaps w:val="0"/>
                <w:strike w:val="0"/>
                <w:sz w:val="24"/>
                <w:szCs w:val="24"/>
                <w:shd w:fill="auto" w:val="clear"/>
                <w:vertAlign w:val="baseline"/>
              </w:rPr>
            </w:pP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Proficient in HTML, CSS, and Javascript</w:t>
            </w:r>
            <w:del w:author="Zoë Gonzales" w:id="4" w:date="2019-01-15T21:44:23Z">
              <w:r w:rsidDel="00000000" w:rsidR="00000000" w:rsidRPr="00000000">
                <w:rPr>
                  <w:rFonts w:ascii="Tahoma" w:cs="Tahoma" w:eastAsia="Tahoma" w:hAnsi="Tahoma"/>
                  <w:b w:val="0"/>
                  <w:i w:val="0"/>
                  <w:smallCaps w:val="0"/>
                  <w:strike w:val="0"/>
                  <w:sz w:val="24"/>
                  <w:szCs w:val="24"/>
                  <w:u w:val="none"/>
                  <w:shd w:fill="auto" w:val="clear"/>
                  <w:vertAlign w:val="baseline"/>
                  <w:rtl w:val="0"/>
                </w:rPr>
                <w:delText xml:space="preserve">.</w:delText>
              </w:r>
            </w:del>
            <w:r w:rsidDel="00000000" w:rsidR="00000000" w:rsidRPr="00000000">
              <w:rPr>
                <w:rtl w:val="0"/>
              </w:rPr>
            </w:r>
          </w:p>
          <w:p w:rsidR="00000000" w:rsidDel="00000000" w:rsidP="00000000" w:rsidRDefault="00000000" w:rsidRPr="00000000" w14:paraId="00000009">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60" w:right="0" w:hanging="210"/>
              <w:jc w:val="left"/>
              <w:rPr>
                <w:b w:val="0"/>
                <w:i w:val="0"/>
                <w:smallCaps w:val="0"/>
                <w:strike w:val="0"/>
                <w:sz w:val="24"/>
                <w:szCs w:val="24"/>
                <w:shd w:fill="auto" w:val="clear"/>
                <w:vertAlign w:val="baseline"/>
              </w:rPr>
            </w:pP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Written and verbal communication</w:t>
            </w:r>
          </w:p>
          <w:p w:rsidR="00000000" w:rsidDel="00000000" w:rsidP="00000000" w:rsidRDefault="00000000" w:rsidRPr="00000000" w14:paraId="0000000A">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60" w:right="0" w:hanging="210"/>
              <w:jc w:val="left"/>
              <w:rPr>
                <w:b w:val="0"/>
                <w:i w:val="0"/>
                <w:smallCaps w:val="0"/>
                <w:strike w:val="0"/>
                <w:sz w:val="24"/>
                <w:szCs w:val="24"/>
                <w:shd w:fill="auto" w:val="clear"/>
                <w:vertAlign w:val="baseline"/>
              </w:rPr>
            </w:pP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Computer proficiency</w:t>
            </w:r>
          </w:p>
          <w:p w:rsidR="00000000" w:rsidDel="00000000" w:rsidP="00000000" w:rsidRDefault="00000000" w:rsidRPr="00000000" w14:paraId="0000000B">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60" w:right="0" w:hanging="210"/>
              <w:jc w:val="left"/>
              <w:rPr>
                <w:b w:val="0"/>
                <w:i w:val="0"/>
                <w:smallCaps w:val="0"/>
                <w:strike w:val="0"/>
                <w:sz w:val="24"/>
                <w:szCs w:val="24"/>
                <w:shd w:fill="auto" w:val="clear"/>
                <w:vertAlign w:val="baseline"/>
              </w:rPr>
            </w:pP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Adaptability</w:t>
            </w:r>
          </w:p>
          <w:p w:rsidR="00000000" w:rsidDel="00000000" w:rsidP="00000000" w:rsidRDefault="00000000" w:rsidRPr="00000000" w14:paraId="0000000C">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60" w:right="0" w:hanging="210"/>
              <w:jc w:val="left"/>
              <w:rPr>
                <w:b w:val="0"/>
                <w:i w:val="0"/>
                <w:smallCaps w:val="0"/>
                <w:strike w:val="0"/>
                <w:sz w:val="24"/>
                <w:szCs w:val="24"/>
                <w:shd w:fill="auto" w:val="clear"/>
                <w:vertAlign w:val="baseline"/>
              </w:rPr>
            </w:pP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Exemplary communication</w:t>
            </w:r>
          </w:p>
        </w:tc>
        <w:tc>
          <w:tcPr>
            <w:tcBorders>
              <w:left w:color="fefdfd" w:space="0" w:sz="8" w:val="single"/>
            </w:tcBorders>
            <w:tcMar>
              <w:top w:w="5.0" w:type="dxa"/>
              <w:left w:w="10.0" w:type="dxa"/>
              <w:bottom w:w="5.0" w:type="dxa"/>
              <w:right w:w="5.0" w:type="dxa"/>
            </w:tcMar>
            <w:vAlign w:val="top"/>
          </w:tcPr>
          <w:p w:rsidR="00000000" w:rsidDel="00000000" w:rsidP="00000000" w:rsidRDefault="00000000" w:rsidRPr="00000000" w14:paraId="0000000D">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60" w:right="0" w:hanging="210"/>
              <w:jc w:val="left"/>
              <w:rPr>
                <w:b w:val="0"/>
                <w:i w:val="0"/>
                <w:smallCaps w:val="0"/>
                <w:strike w:val="0"/>
                <w:sz w:val="24"/>
                <w:szCs w:val="24"/>
                <w:shd w:fill="auto" w:val="clear"/>
                <w:vertAlign w:val="baseline"/>
              </w:rPr>
            </w:pP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Basic math skills</w:t>
            </w:r>
          </w:p>
          <w:p w:rsidR="00000000" w:rsidDel="00000000" w:rsidP="00000000" w:rsidRDefault="00000000" w:rsidRPr="00000000" w14:paraId="0000000E">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60" w:right="0" w:hanging="210"/>
              <w:jc w:val="left"/>
              <w:rPr>
                <w:b w:val="0"/>
                <w:i w:val="0"/>
                <w:smallCaps w:val="0"/>
                <w:strike w:val="0"/>
                <w:sz w:val="24"/>
                <w:szCs w:val="24"/>
                <w:shd w:fill="auto" w:val="clear"/>
                <w:vertAlign w:val="baseline"/>
              </w:rPr>
            </w:pP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Inventory management</w:t>
            </w:r>
          </w:p>
          <w:p w:rsidR="00000000" w:rsidDel="00000000" w:rsidP="00000000" w:rsidRDefault="00000000" w:rsidRPr="00000000" w14:paraId="0000000F">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60" w:right="0" w:hanging="210"/>
              <w:jc w:val="left"/>
              <w:rPr>
                <w:b w:val="0"/>
                <w:i w:val="0"/>
                <w:smallCaps w:val="0"/>
                <w:strike w:val="0"/>
                <w:sz w:val="24"/>
                <w:szCs w:val="24"/>
                <w:shd w:fill="auto" w:val="clear"/>
                <w:vertAlign w:val="baseline"/>
              </w:rPr>
            </w:pP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Customer assistanc</w:t>
            </w:r>
            <w:r w:rsidDel="00000000" w:rsidR="00000000" w:rsidRPr="00000000">
              <w:rPr>
                <w:rFonts w:ascii="Tahoma" w:cs="Tahoma" w:eastAsia="Tahoma" w:hAnsi="Tahoma"/>
                <w:rtl w:val="0"/>
              </w:rPr>
              <w:t xml:space="preserve">e</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60" w:right="0" w:hanging="210"/>
              <w:jc w:val="left"/>
              <w:rPr>
                <w:b w:val="0"/>
                <w:i w:val="0"/>
                <w:smallCaps w:val="0"/>
                <w:strike w:val="0"/>
                <w:sz w:val="24"/>
                <w:szCs w:val="24"/>
                <w:shd w:fill="auto" w:val="clear"/>
                <w:vertAlign w:val="baseline"/>
              </w:rPr>
            </w:pPr>
            <w:r w:rsidDel="00000000" w:rsidR="00000000" w:rsidRPr="00000000">
              <w:rPr>
                <w:rFonts w:ascii="Tahoma" w:cs="Tahoma" w:eastAsia="Tahoma" w:hAnsi="Tahoma"/>
                <w:rtl w:val="0"/>
              </w:rPr>
              <w:t xml:space="preserve">High attention to detail</w:t>
            </w:r>
            <w:r w:rsidDel="00000000" w:rsidR="00000000" w:rsidRPr="00000000">
              <w:rPr>
                <w:rtl w:val="0"/>
              </w:rPr>
            </w:r>
          </w:p>
        </w:tc>
      </w:tr>
    </w:tbl>
    <w:p w:rsidR="00000000" w:rsidDel="00000000" w:rsidP="00000000" w:rsidRDefault="00000000" w:rsidRPr="00000000" w14:paraId="00000011">
      <w:pPr>
        <w:keepNext w:val="0"/>
        <w:keepLines w:val="0"/>
        <w:widowControl w:val="1"/>
        <w:pBdr>
          <w:top w:color="000000" w:space="0" w:sz="0" w:val="none"/>
          <w:left w:color="000000" w:space="0" w:sz="0" w:val="none"/>
          <w:bottom w:color="000000" w:space="0" w:sz="0" w:val="none"/>
          <w:right w:color="000000" w:space="0" w:sz="0" w:val="none"/>
          <w:between w:space="0" w:sz="0" w:val="nil"/>
        </w:pBdr>
        <w:shd w:fill="auto" w:val="clear"/>
        <w:spacing w:after="140" w:before="300" w:line="240" w:lineRule="auto"/>
        <w:ind w:left="0" w:right="0" w:firstLine="0"/>
        <w:jc w:val="left"/>
        <w:rPr>
          <w:ins w:author="Zoë Gonzales" w:id="5" w:date="2019-01-15T21:47:01Z"/>
          <w:rFonts w:ascii="Tahoma" w:cs="Tahoma" w:eastAsia="Tahoma" w:hAnsi="Tahoma"/>
          <w:b w:val="1"/>
          <w:sz w:val="28"/>
          <w:szCs w:val="28"/>
          <w:rPrChange w:author="Zoë Gonzales" w:id="6" w:date="2019-01-15T21:47:01Z">
            <w:rPr>
              <w:rFonts w:ascii="Tahoma" w:cs="Tahoma" w:eastAsia="Tahoma" w:hAnsi="Tahoma"/>
              <w:b w:val="0"/>
              <w:i w:val="0"/>
              <w:smallCaps w:val="0"/>
              <w:strike w:val="0"/>
              <w:sz w:val="24"/>
              <w:szCs w:val="24"/>
              <w:u w:val="none"/>
              <w:shd w:fill="auto" w:val="clear"/>
              <w:vertAlign w:val="baseline"/>
            </w:rPr>
          </w:rPrChange>
        </w:rPr>
      </w:pPr>
      <w:ins w:author="Zoë Gonzales" w:id="5" w:date="2019-01-15T21:47:01Z">
        <w:commentRangeStart w:id="3"/>
        <w:r w:rsidDel="00000000" w:rsidR="00000000" w:rsidRPr="00000000">
          <w:rPr>
            <w:rtl w:val="0"/>
          </w:rPr>
        </w:r>
      </w:ins>
    </w:p>
    <w:p w:rsidR="00000000" w:rsidDel="00000000" w:rsidP="00000000" w:rsidRDefault="00000000" w:rsidRPr="00000000" w14:paraId="00000012">
      <w:pPr>
        <w:keepNext w:val="0"/>
        <w:keepLines w:val="0"/>
        <w:widowControl w:val="1"/>
        <w:pBdr>
          <w:top w:color="000000" w:space="0" w:sz="0" w:val="none"/>
          <w:left w:color="000000" w:space="0" w:sz="0" w:val="none"/>
          <w:bottom w:color="000000" w:space="0" w:sz="0" w:val="none"/>
          <w:right w:color="000000" w:space="0" w:sz="0" w:val="none"/>
          <w:between w:space="0" w:sz="0" w:val="nil"/>
        </w:pBdr>
        <w:shd w:fill="auto" w:val="clear"/>
        <w:spacing w:after="140" w:before="300" w:line="240" w:lineRule="auto"/>
        <w:ind w:left="0" w:right="0" w:firstLine="0"/>
        <w:jc w:val="left"/>
        <w:rPr>
          <w:rFonts w:ascii="Tahoma" w:cs="Tahoma" w:eastAsia="Tahoma" w:hAnsi="Tahoma"/>
          <w:b w:val="1"/>
          <w:i w:val="0"/>
          <w:smallCaps w:val="0"/>
          <w:strike w:val="0"/>
          <w:sz w:val="28"/>
          <w:szCs w:val="28"/>
          <w:u w:val="none"/>
          <w:shd w:fill="auto" w:val="clear"/>
          <w:vertAlign w:val="baseline"/>
        </w:rPr>
      </w:pPr>
      <w:commentRangeEnd w:id="3"/>
      <w:r w:rsidDel="00000000" w:rsidR="00000000" w:rsidRPr="00000000">
        <w:commentReference w:id="3"/>
      </w:r>
      <w:r w:rsidDel="00000000" w:rsidR="00000000" w:rsidRPr="00000000">
        <w:rPr>
          <w:rFonts w:ascii="Tahoma" w:cs="Tahoma" w:eastAsia="Tahoma" w:hAnsi="Tahoma"/>
          <w:b w:val="1"/>
          <w:i w:val="0"/>
          <w:smallCaps w:val="0"/>
          <w:strike w:val="0"/>
          <w:sz w:val="28"/>
          <w:szCs w:val="28"/>
          <w:u w:val="none"/>
          <w:shd w:fill="auto" w:val="clear"/>
          <w:vertAlign w:val="baseline"/>
          <w:rtl w:val="0"/>
        </w:rPr>
        <w:t xml:space="preserve">Work History</w:t>
      </w:r>
    </w:p>
    <w:p w:rsidR="00000000" w:rsidDel="00000000" w:rsidP="00000000" w:rsidRDefault="00000000" w:rsidRPr="00000000" w14:paraId="00000013">
      <w:pPr>
        <w:keepNext w:val="0"/>
        <w:keepLines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pos="9740"/>
        </w:tabs>
        <w:spacing w:after="0" w:before="0" w:line="240" w:lineRule="auto"/>
        <w:ind w:left="0" w:right="0" w:firstLine="0"/>
        <w:jc w:val="left"/>
        <w:rPr>
          <w:rFonts w:ascii="Tahoma" w:cs="Tahoma" w:eastAsia="Tahoma" w:hAnsi="Tahoma"/>
          <w:b w:val="0"/>
          <w:i w:val="0"/>
          <w:smallCaps w:val="0"/>
          <w:strike w:val="0"/>
          <w:sz w:val="24"/>
          <w:szCs w:val="24"/>
          <w:u w:val="none"/>
          <w:shd w:fill="auto" w:val="clear"/>
          <w:vertAlign w:val="baseline"/>
        </w:rPr>
      </w:pPr>
      <w:r w:rsidDel="00000000" w:rsidR="00000000" w:rsidRPr="00000000">
        <w:rPr>
          <w:rFonts w:ascii="Tahoma" w:cs="Tahoma" w:eastAsia="Tahoma" w:hAnsi="Tahoma"/>
          <w:b w:val="1"/>
          <w:i w:val="0"/>
          <w:smallCaps w:val="0"/>
          <w:strike w:val="0"/>
          <w:sz w:val="24"/>
          <w:szCs w:val="24"/>
          <w:u w:val="none"/>
          <w:shd w:fill="auto" w:val="clear"/>
          <w:vertAlign w:val="baseline"/>
          <w:rtl w:val="0"/>
        </w:rPr>
        <w:t xml:space="preserve">Cashier</w:t>
      </w: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 </w:t>
        <w:tab/>
        <w:t xml:space="preserve"> </w:t>
      </w:r>
      <w:commentRangeStart w:id="4"/>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Jun</w:t>
      </w:r>
      <w:ins w:author="Zoë Gonzales" w:id="7" w:date="2019-01-15T21:49:40Z">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e</w:t>
        </w:r>
      </w:ins>
      <w:commentRangeEnd w:id="4"/>
      <w:r w:rsidDel="00000000" w:rsidR="00000000" w:rsidRPr="00000000">
        <w:commentReference w:id="4"/>
      </w: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 2008</w:t>
      </w: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 - </w:t>
      </w: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Current</w:t>
      </w: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 </w:t>
      </w:r>
    </w:p>
    <w:p w:rsidR="00000000" w:rsidDel="00000000" w:rsidP="00000000" w:rsidRDefault="00000000" w:rsidRPr="00000000" w14:paraId="00000014">
      <w:pPr>
        <w:keepNext w:val="0"/>
        <w:keepLines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pos="9740"/>
        </w:tabs>
        <w:spacing w:after="0" w:before="0" w:line="240" w:lineRule="auto"/>
        <w:ind w:left="0" w:right="0" w:firstLine="0"/>
        <w:jc w:val="left"/>
        <w:rPr>
          <w:rFonts w:ascii="Tahoma" w:cs="Tahoma" w:eastAsia="Tahoma" w:hAnsi="Tahoma"/>
          <w:b w:val="0"/>
          <w:i w:val="0"/>
          <w:smallCaps w:val="0"/>
          <w:strike w:val="0"/>
          <w:sz w:val="24"/>
          <w:szCs w:val="24"/>
          <w:u w:val="none"/>
          <w:shd w:fill="auto" w:val="clear"/>
          <w:vertAlign w:val="baseline"/>
        </w:rPr>
      </w:pP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Ikkyu Restaurant </w:t>
        <w:tab/>
        <w:t xml:space="preserve"> Tucson, AZ </w:t>
      </w:r>
      <w:commentRangeStart w:id="5"/>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 </w:t>
      </w:r>
    </w:p>
    <w:p w:rsidR="00000000" w:rsidDel="00000000" w:rsidP="00000000" w:rsidRDefault="00000000" w:rsidRPr="00000000" w14:paraId="00000015">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60" w:right="0" w:hanging="210"/>
        <w:jc w:val="left"/>
        <w:rPr>
          <w:b w:val="0"/>
          <w:i w:val="0"/>
          <w:smallCaps w:val="0"/>
          <w:strike w:val="0"/>
          <w:sz w:val="24"/>
          <w:szCs w:val="24"/>
          <w:shd w:fill="auto" w:val="clear"/>
          <w:vertAlign w:val="baseline"/>
        </w:rPr>
      </w:pP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Engaged customers warmly and provided immediate and dedicated assistance. </w:t>
      </w:r>
    </w:p>
    <w:p w:rsidR="00000000" w:rsidDel="00000000" w:rsidP="00000000" w:rsidRDefault="00000000" w:rsidRPr="00000000" w14:paraId="00000016">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60" w:right="0" w:hanging="210"/>
        <w:jc w:val="left"/>
        <w:rPr>
          <w:b w:val="0"/>
          <w:i w:val="0"/>
          <w:smallCaps w:val="0"/>
          <w:strike w:val="0"/>
          <w:sz w:val="24"/>
          <w:szCs w:val="24"/>
          <w:shd w:fill="auto" w:val="clear"/>
          <w:vertAlign w:val="baseline"/>
        </w:rPr>
      </w:pP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Processed payments by check, cash, debit and credit and maintained accurate drawers.</w:t>
      </w:r>
    </w:p>
    <w:p w:rsidR="00000000" w:rsidDel="00000000" w:rsidP="00000000" w:rsidRDefault="00000000" w:rsidRPr="00000000" w14:paraId="00000017">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60" w:right="0" w:hanging="210"/>
        <w:jc w:val="left"/>
        <w:rPr>
          <w:b w:val="0"/>
          <w:i w:val="0"/>
          <w:smallCaps w:val="0"/>
          <w:strike w:val="0"/>
          <w:sz w:val="24"/>
          <w:szCs w:val="24"/>
          <w:shd w:fill="auto" w:val="clear"/>
          <w:vertAlign w:val="baseline"/>
        </w:rPr>
      </w:pP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Responded to customer concerns with friendly and knowledgeable service.</w:t>
      </w:r>
    </w:p>
    <w:p w:rsidR="00000000" w:rsidDel="00000000" w:rsidP="00000000" w:rsidRDefault="00000000" w:rsidRPr="00000000" w14:paraId="00000018">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60" w:right="0" w:hanging="210"/>
        <w:jc w:val="left"/>
        <w:rPr>
          <w:b w:val="0"/>
          <w:i w:val="0"/>
          <w:smallCaps w:val="0"/>
          <w:strike w:val="0"/>
          <w:sz w:val="24"/>
          <w:szCs w:val="24"/>
          <w:shd w:fill="auto" w:val="clear"/>
          <w:vertAlign w:val="baseline"/>
        </w:rPr>
      </w:pPr>
      <w:commentRangeStart w:id="6"/>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Fostered a positive work environment by consistently treating all employees and customers with respect and consideration.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9">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60" w:right="0" w:hanging="210"/>
        <w:jc w:val="left"/>
        <w:rPr>
          <w:b w:val="0"/>
          <w:i w:val="0"/>
          <w:smallCaps w:val="0"/>
          <w:strike w:val="0"/>
          <w:sz w:val="24"/>
          <w:szCs w:val="24"/>
          <w:shd w:fill="auto" w:val="clear"/>
          <w:vertAlign w:val="baseline"/>
        </w:rPr>
      </w:pP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Engaged with customers in a sincere and friendly manner.</w:t>
      </w:r>
    </w:p>
    <w:p w:rsidR="00000000" w:rsidDel="00000000" w:rsidP="00000000" w:rsidRDefault="00000000" w:rsidRPr="00000000" w14:paraId="0000001A">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60" w:right="0" w:hanging="210"/>
        <w:jc w:val="left"/>
        <w:rPr>
          <w:b w:val="0"/>
          <w:i w:val="0"/>
          <w:smallCaps w:val="0"/>
          <w:strike w:val="0"/>
          <w:sz w:val="24"/>
          <w:szCs w:val="24"/>
          <w:shd w:fill="auto" w:val="clear"/>
          <w:vertAlign w:val="baseline"/>
        </w:rPr>
      </w:pP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Handled creating Social Media presence via Facebook.</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B">
      <w:pPr>
        <w:keepNext w:val="0"/>
        <w:keepLines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firstLine="0"/>
        <w:jc w:val="left"/>
        <w:rPr>
          <w:rFonts w:ascii="Tahoma" w:cs="Tahoma" w:eastAsia="Tahoma" w:hAnsi="Tahoma"/>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1"/>
        <w:pBdr>
          <w:top w:color="000000" w:space="0" w:sz="0" w:val="none"/>
          <w:left w:color="000000" w:space="0" w:sz="0" w:val="none"/>
          <w:bottom w:color="000000" w:space="0" w:sz="0" w:val="none"/>
          <w:right w:color="000000" w:space="0" w:sz="0" w:val="none"/>
          <w:between w:space="0" w:sz="0" w:val="nil"/>
        </w:pBdr>
        <w:shd w:fill="auto" w:val="clear"/>
        <w:spacing w:after="140" w:before="300" w:line="240" w:lineRule="auto"/>
        <w:ind w:left="0" w:right="0" w:firstLine="0"/>
        <w:jc w:val="left"/>
        <w:rPr>
          <w:rFonts w:ascii="Tahoma" w:cs="Tahoma" w:eastAsia="Tahoma" w:hAnsi="Tahoma"/>
          <w:b w:val="0"/>
          <w:i w:val="0"/>
          <w:smallCaps w:val="0"/>
          <w:strike w:val="0"/>
          <w:sz w:val="24"/>
          <w:szCs w:val="24"/>
          <w:u w:val="none"/>
          <w:shd w:fill="auto" w:val="clear"/>
          <w:vertAlign w:val="baseline"/>
        </w:rPr>
      </w:pPr>
      <w:r w:rsidDel="00000000" w:rsidR="00000000" w:rsidRPr="00000000">
        <w:rPr>
          <w:rFonts w:ascii="Tahoma" w:cs="Tahoma" w:eastAsia="Tahoma" w:hAnsi="Tahoma"/>
          <w:b w:val="1"/>
          <w:i w:val="0"/>
          <w:smallCaps w:val="0"/>
          <w:strike w:val="0"/>
          <w:sz w:val="28"/>
          <w:szCs w:val="28"/>
          <w:u w:val="non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01D">
      <w:pPr>
        <w:keepNext w:val="0"/>
        <w:keepLines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pos="9740"/>
        </w:tabs>
        <w:spacing w:after="0" w:before="300" w:line="240" w:lineRule="auto"/>
        <w:ind w:left="0" w:right="0" w:firstLine="0"/>
        <w:jc w:val="left"/>
        <w:rPr>
          <w:rFonts w:ascii="Tahoma" w:cs="Tahoma" w:eastAsia="Tahoma" w:hAnsi="Tahoma"/>
          <w:b w:val="0"/>
          <w:i w:val="0"/>
          <w:smallCaps w:val="0"/>
          <w:strike w:val="0"/>
          <w:sz w:val="24"/>
          <w:szCs w:val="24"/>
          <w:u w:val="none"/>
          <w:shd w:fill="auto" w:val="clear"/>
          <w:vertAlign w:val="baseline"/>
        </w:rPr>
      </w:pPr>
      <w:commentRangeStart w:id="7"/>
      <w:r w:rsidDel="00000000" w:rsidR="00000000" w:rsidRPr="00000000">
        <w:rPr>
          <w:rFonts w:ascii="Tahoma" w:cs="Tahoma" w:eastAsia="Tahoma" w:hAnsi="Tahoma"/>
          <w:b w:val="1"/>
          <w:i w:val="0"/>
          <w:smallCaps w:val="0"/>
          <w:strike w:val="0"/>
          <w:sz w:val="24"/>
          <w:szCs w:val="24"/>
          <w:u w:val="none"/>
          <w:shd w:fill="auto" w:val="clear"/>
          <w:vertAlign w:val="baseline"/>
          <w:rtl w:val="0"/>
        </w:rPr>
        <w:t xml:space="preserve">Certification</w:t>
      </w: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 </w:t>
      </w:r>
      <w:r w:rsidDel="00000000" w:rsidR="00000000" w:rsidRPr="00000000">
        <w:rPr>
          <w:rFonts w:ascii="Tahoma" w:cs="Tahoma" w:eastAsia="Tahoma" w:hAnsi="Tahoma"/>
          <w:b w:val="1"/>
          <w:i w:val="0"/>
          <w:smallCaps w:val="0"/>
          <w:strike w:val="0"/>
          <w:sz w:val="24"/>
          <w:szCs w:val="24"/>
          <w:u w:val="none"/>
          <w:shd w:fill="auto" w:val="clear"/>
          <w:vertAlign w:val="baseline"/>
          <w:rtl w:val="0"/>
        </w:rPr>
        <w:t xml:space="preserve">Web Development </w:t>
      </w:r>
      <w:r w:rsidDel="00000000" w:rsidR="00000000" w:rsidRPr="00000000">
        <w:rPr>
          <w:rFonts w:ascii="Tahoma" w:cs="Tahoma" w:eastAsia="Tahoma" w:hAnsi="Tahoma"/>
          <w:b w:val="0"/>
          <w:i w:val="0"/>
          <w:smallCaps w:val="0"/>
          <w:strike w:val="0"/>
          <w:sz w:val="24"/>
          <w:szCs w:val="24"/>
          <w:u w:val="none"/>
          <w:shd w:fill="auto" w:val="clear"/>
          <w:vertAlign w:val="baseline"/>
          <w:rtl w:val="0"/>
        </w:rPr>
        <w:tab/>
        <w:t xml:space="preserve"> </w:t>
      </w: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2019</w:t>
      </w: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 </w:t>
      </w:r>
    </w:p>
    <w:p w:rsidR="00000000" w:rsidDel="00000000" w:rsidP="00000000" w:rsidRDefault="00000000" w:rsidRPr="00000000" w14:paraId="0000001E">
      <w:pPr>
        <w:keepNext w:val="0"/>
        <w:keepLines w:val="0"/>
        <w:widowControl w:val="1"/>
        <w:pBdr>
          <w:top w:color="000000" w:space="0" w:sz="0" w:val="none"/>
          <w:left w:color="000000" w:space="0" w:sz="0" w:val="none"/>
          <w:bottom w:color="000000" w:space="0" w:sz="0" w:val="none"/>
          <w:right w:color="000000" w:space="0" w:sz="0" w:val="none"/>
          <w:between w:space="0" w:sz="0" w:val="nil"/>
        </w:pBdr>
        <w:shd w:fill="auto" w:val="clear"/>
        <w:tabs>
          <w:tab w:val="right" w:pos="9740"/>
        </w:tabs>
        <w:spacing w:after="0" w:before="0" w:line="240" w:lineRule="auto"/>
        <w:ind w:left="0" w:right="0" w:firstLine="0"/>
        <w:jc w:val="left"/>
        <w:rPr>
          <w:rFonts w:ascii="Tahoma" w:cs="Tahoma" w:eastAsia="Tahoma" w:hAnsi="Tahoma"/>
          <w:b w:val="0"/>
          <w:i w:val="0"/>
          <w:smallCaps w:val="0"/>
          <w:strike w:val="0"/>
          <w:sz w:val="24"/>
          <w:szCs w:val="24"/>
          <w:u w:val="none"/>
          <w:shd w:fill="auto" w:val="clear"/>
          <w:vertAlign w:val="baseline"/>
        </w:rPr>
      </w:pP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University Of Arizona Coding Bootcamp </w:t>
        <w:tab/>
        <w:t xml:space="preserve"> Tucson, AZ </w:t>
      </w:r>
    </w:p>
    <w:p w:rsidR="00000000" w:rsidDel="00000000" w:rsidP="00000000" w:rsidRDefault="00000000" w:rsidRPr="00000000" w14:paraId="0000001F">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60" w:right="0" w:hanging="210"/>
        <w:jc w:val="left"/>
        <w:rPr>
          <w:b w:val="0"/>
          <w:i w:val="0"/>
          <w:smallCaps w:val="0"/>
          <w:strike w:val="0"/>
          <w:sz w:val="24"/>
          <w:szCs w:val="24"/>
          <w:shd w:fill="auto" w:val="clear"/>
          <w:vertAlign w:val="baseline"/>
        </w:rPr>
      </w:pP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Coursework in Full-Stack </w:t>
      </w:r>
      <w:r w:rsidDel="00000000" w:rsidR="00000000" w:rsidRPr="00000000">
        <w:rPr>
          <w:rFonts w:ascii="Tahoma" w:cs="Tahoma" w:eastAsia="Tahoma" w:hAnsi="Tahoma"/>
          <w:rtl w:val="0"/>
        </w:rPr>
        <w:t xml:space="preserve">Web Development focusing on</w:t>
      </w: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 HTML, CSS and Javascript</w:t>
      </w:r>
      <w:r w:rsidDel="00000000" w:rsidR="00000000" w:rsidRPr="00000000">
        <w:rPr>
          <w:rFonts w:ascii="Tahoma" w:cs="Tahoma" w:eastAsia="Tahoma" w:hAnsi="Tahoma"/>
          <w:rtl w:val="0"/>
        </w:rPr>
        <w:t xml:space="preserve">, Node.js, MYSQL, MongoDB and React.js</w:t>
      </w:r>
      <w:r w:rsidDel="00000000" w:rsidR="00000000" w:rsidRPr="00000000">
        <w:rPr>
          <w:rtl w:val="0"/>
        </w:rPr>
      </w:r>
    </w:p>
    <w:p w:rsidR="00000000" w:rsidDel="00000000" w:rsidP="00000000" w:rsidRDefault="00000000" w:rsidRPr="00000000" w14:paraId="00000020">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460" w:right="0" w:hanging="210"/>
        <w:jc w:val="left"/>
        <w:rPr>
          <w:b w:val="0"/>
          <w:i w:val="0"/>
          <w:smallCaps w:val="0"/>
          <w:strike w:val="0"/>
          <w:sz w:val="24"/>
          <w:szCs w:val="24"/>
          <w:shd w:fill="auto" w:val="clear"/>
          <w:vertAlign w:val="baseline"/>
        </w:rPr>
      </w:pPr>
      <w:r w:rsidDel="00000000" w:rsidR="00000000" w:rsidRPr="00000000">
        <w:rPr>
          <w:rFonts w:ascii="Tahoma" w:cs="Tahoma" w:eastAsia="Tahoma" w:hAnsi="Tahoma"/>
          <w:b w:val="0"/>
          <w:i w:val="0"/>
          <w:smallCaps w:val="0"/>
          <w:strike w:val="0"/>
          <w:sz w:val="24"/>
          <w:szCs w:val="24"/>
          <w:u w:val="none"/>
          <w:shd w:fill="auto" w:val="clear"/>
          <w:vertAlign w:val="baseline"/>
          <w:rtl w:val="0"/>
        </w:rPr>
        <w:t xml:space="preserve">Created multiple full functioning apps through the course.</w:t>
      </w:r>
      <w:commentRangeEnd w:id="7"/>
      <w:r w:rsidDel="00000000" w:rsidR="00000000" w:rsidRPr="00000000">
        <w:commentReference w:id="7"/>
      </w:r>
      <w:r w:rsidDel="00000000" w:rsidR="00000000" w:rsidRPr="00000000">
        <w:rPr>
          <w:rtl w:val="0"/>
        </w:rPr>
      </w:r>
    </w:p>
    <w:sectPr>
      <w:pgSz w:h="15840" w:w="12240"/>
      <w:pgMar w:bottom="680" w:top="680" w:left="1240" w:right="12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Zoë Gonzales" w:id="4" w:date="2019-01-15T21:50:06Z">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 sure to spell out months that have five letters or less.</w:t>
      </w:r>
    </w:p>
  </w:comment>
  <w:comment w:author="Zoë Gonzales" w:id="5" w:date="2019-01-15T21:51:39Z">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this experience, see if it can be condensed to showcase the highlights of your achievements. It's okay if this doesn't list everything you do - it's more important that it includes skills or contributions that are translatable to Web Development. Aim to include no more than 3 bullet points here.</w:t>
      </w:r>
    </w:p>
  </w:comment>
  <w:comment w:author="Zoë Gonzales" w:id="6" w:date="2019-01-15T21:55:00Z">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demonstrates skills that are transferable to many fields such as teamwork, communication, collaboration, etc. This would be one worth keeping on the resume.</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possible, see if the results of your efforts can be included. For instance, did you initiate any specific improvements within this role that saved time or money? What was the result of creating this positive work environment? Maybe you built strong relationships with other employees or this helped to increase customer satisfaction.</w:t>
      </w:r>
    </w:p>
  </w:comment>
  <w:comment w:author="Zoë Gonzales" w:id="3" w:date="2019-01-15T21:48:30Z">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*Missing Projects section*</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you've included 3-6 of your strongest projects / homework assignments from the Bootcamp. This section is very important since it demonstrates your tech skills to employers.</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each project, include: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title</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brief description that outlines what the app does</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Tools / technologies used to build it</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link to the Github repo and / or deployed site</w:t>
      </w:r>
    </w:p>
  </w:comment>
  <w:comment w:author="Zoë Gonzales" w:id="0" w:date="2019-01-15T21:43:00Z">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 the following edits to remove pronouns from the summary. Pronouns should be avoided throughout the document since they are considered too informal for the resume.</w:t>
      </w:r>
    </w:p>
  </w:comment>
  <w:comment w:author="Zoë Gonzales" w:id="2" w:date="2019-01-15T21:43:00Z">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 the following edits to remove pronouns from the summary. Pronouns should be avoided throughout the document since they are considered too informal for the resume.</w:t>
      </w:r>
    </w:p>
  </w:comment>
  <w:comment w:author="Zoë Gonzales" w:id="1" w:date="2019-01-15T21:44:09Z">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you have a section dedicated to just your hard skills with a focus on Web Development. Soft skills that are relevant to Web Dev roles should be incorporated into the Career Summary.</w:t>
      </w:r>
    </w:p>
  </w:comment>
  <w:comment w:author="Zoë Gonzales" w:id="7" w:date="2019-01-15T21:56:32Z">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 as the first item under education since it is the most recent.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 w:name="Courier New"/>
  <w:font w:name="Tahoma">
    <w:embedRegular w:fontKey="{00000000-0000-0000-0000-000000000000}" r:id="rId1" w:subsetted="0"/>
    <w:embedBold w:fontKey="{00000000-0000-0000-0000-000000000000}" r:id="rId2"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Bdr>
          <w:top w:color="000000" w:space="0" w:sz="0" w:val="none"/>
          <w:left w:color="000000" w:space="0" w:sz="0" w:val="none"/>
          <w:bottom w:color="000000" w:space="0" w:sz="0" w:val="none"/>
          <w:right w:color="000000" w:space="0" w:sz="0" w:val="none"/>
        </w:pBd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Bdr>
        <w:top w:color="000000" w:space="0" w:sz="0" w:val="none"/>
        <w:left w:color="000000" w:space="0" w:sz="0" w:val="none"/>
        <w:bottom w:color="000000" w:space="0" w:sz="0" w:val="none"/>
        <w:right w:color="000000" w:space="0" w:sz="0" w:val="none"/>
      </w:pBdr>
      <w:spacing w:after="60" w:before="240" w:lineRule="auto"/>
    </w:pPr>
    <w:rPr>
      <w:rFonts w:ascii="Times New Roman" w:cs="Times New Roman" w:eastAsia="Times New Roman" w:hAnsi="Times New Roman"/>
      <w:b w:val="1"/>
      <w:i w:val="0"/>
      <w:sz w:val="24"/>
      <w:szCs w:val="24"/>
      <w:vertAlign w:val="baseline"/>
    </w:rPr>
  </w:style>
  <w:style w:type="paragraph" w:styleId="Heading2">
    <w:name w:val="heading 2"/>
    <w:basedOn w:val="Normal"/>
    <w:next w:val="Normal"/>
    <w:pPr>
      <w:keepNext w:val="1"/>
      <w:pBdr>
        <w:top w:color="000000" w:space="0" w:sz="0" w:val="none"/>
        <w:left w:color="000000" w:space="0" w:sz="0" w:val="none"/>
        <w:bottom w:color="000000" w:space="0" w:sz="0" w:val="none"/>
        <w:right w:color="000000" w:space="0" w:sz="0" w:val="none"/>
      </w:pBdr>
      <w:spacing w:after="60" w:before="240" w:lineRule="auto"/>
    </w:pPr>
    <w:rPr>
      <w:rFonts w:ascii="Times New Roman" w:cs="Times New Roman" w:eastAsia="Times New Roman" w:hAnsi="Times New Roman"/>
      <w:b w:val="1"/>
      <w:i w:val="0"/>
      <w:sz w:val="24"/>
      <w:szCs w:val="24"/>
      <w:vertAlign w:val="baseline"/>
    </w:rPr>
  </w:style>
  <w:style w:type="paragraph" w:styleId="Heading3">
    <w:name w:val="heading 3"/>
    <w:basedOn w:val="Normal"/>
    <w:next w:val="Normal"/>
    <w:pPr>
      <w:keepNext w:val="1"/>
      <w:pBdr>
        <w:top w:color="000000" w:space="0" w:sz="0" w:val="none"/>
        <w:left w:color="000000" w:space="0" w:sz="0" w:val="none"/>
        <w:bottom w:color="000000" w:space="0" w:sz="0" w:val="none"/>
        <w:right w:color="000000" w:space="0" w:sz="0" w:val="none"/>
      </w:pBdr>
      <w:spacing w:after="60" w:before="240" w:lineRule="auto"/>
    </w:pPr>
    <w:rPr>
      <w:rFonts w:ascii="Times New Roman" w:cs="Times New Roman" w:eastAsia="Times New Roman" w:hAnsi="Times New Roman"/>
      <w:b w:val="1"/>
      <w:i w:val="0"/>
      <w:sz w:val="24"/>
      <w:szCs w:val="24"/>
      <w:vertAlign w:val="baseline"/>
    </w:rPr>
  </w:style>
  <w:style w:type="paragraph" w:styleId="Heading4">
    <w:name w:val="heading 4"/>
    <w:basedOn w:val="Normal"/>
    <w:next w:val="Normal"/>
    <w:pPr>
      <w:keepNext w:val="1"/>
      <w:pBdr>
        <w:top w:color="000000" w:space="0" w:sz="0" w:val="none"/>
        <w:left w:color="000000" w:space="0" w:sz="0" w:val="none"/>
        <w:bottom w:color="000000" w:space="0" w:sz="0" w:val="none"/>
        <w:right w:color="000000" w:space="0" w:sz="0" w:val="none"/>
      </w:pBdr>
      <w:spacing w:after="60" w:before="240" w:lineRule="auto"/>
    </w:pPr>
    <w:rPr>
      <w:rFonts w:ascii="Times New Roman" w:cs="Times New Roman" w:eastAsia="Times New Roman" w:hAnsi="Times New Roman"/>
      <w:b w:val="1"/>
      <w:i w:val="0"/>
      <w:sz w:val="24"/>
      <w:szCs w:val="24"/>
      <w:vertAlign w:val="baseline"/>
    </w:rPr>
  </w:style>
  <w:style w:type="paragraph" w:styleId="Heading5">
    <w:name w:val="heading 5"/>
    <w:basedOn w:val="Normal"/>
    <w:next w:val="Normal"/>
    <w:pPr>
      <w:pBdr>
        <w:top w:color="000000" w:space="0" w:sz="0" w:val="none"/>
        <w:left w:color="000000" w:space="0" w:sz="0" w:val="none"/>
        <w:bottom w:color="000000" w:space="0" w:sz="0" w:val="none"/>
        <w:right w:color="000000" w:space="0" w:sz="0" w:val="none"/>
      </w:pBdr>
      <w:spacing w:after="60" w:before="240" w:lineRule="auto"/>
    </w:pPr>
    <w:rPr>
      <w:rFonts w:ascii="Times New Roman" w:cs="Times New Roman" w:eastAsia="Times New Roman" w:hAnsi="Times New Roman"/>
      <w:b w:val="1"/>
      <w:i w:val="0"/>
      <w:sz w:val="24"/>
      <w:szCs w:val="24"/>
      <w:vertAlign w:val="baseline"/>
    </w:rPr>
  </w:style>
  <w:style w:type="paragraph" w:styleId="Heading6">
    <w:name w:val="heading 6"/>
    <w:basedOn w:val="Normal"/>
    <w:next w:val="Normal"/>
    <w:pPr>
      <w:pBdr>
        <w:top w:color="000000" w:space="0" w:sz="0" w:val="none"/>
        <w:left w:color="000000" w:space="0" w:sz="0" w:val="none"/>
        <w:bottom w:color="000000" w:space="0" w:sz="0" w:val="none"/>
        <w:right w:color="000000" w:space="0" w:sz="0" w:val="none"/>
      </w:pBdr>
      <w:spacing w:after="60" w:before="240" w:lineRule="auto"/>
    </w:pPr>
    <w:rPr>
      <w:rFonts w:ascii="Times New Roman" w:cs="Times New Roman" w:eastAsia="Times New Roman" w:hAnsi="Times New Roman"/>
      <w:b w:val="1"/>
      <w:i w:val="0"/>
      <w:sz w:val="24"/>
      <w:szCs w:val="24"/>
      <w:vertAlign w:val="baseline"/>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joshromea.github.io/Bootstrap-Portfolio/" TargetMode="External"/><Relationship Id="rId8" Type="http://schemas.openxmlformats.org/officeDocument/2006/relationships/hyperlink" Target="https://github.com/joshrome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